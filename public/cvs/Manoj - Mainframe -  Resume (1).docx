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0"/>
          <w:szCs w:val="20"/>
        </w:rPr>
        <w:sectPr>
          <w:pgSz w:h="16850" w:w="11910" w:orient="portrait"/>
          <w:pgMar w:bottom="280" w:top="0" w:left="600" w:right="36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tabs>
          <w:tab w:val="left" w:leader="none" w:pos="5822"/>
        </w:tabs>
        <w:ind w:left="0" w:firstLine="0"/>
        <w:rPr>
          <w:color w:val="535353"/>
          <w:sz w:val="56"/>
          <w:szCs w:val="56"/>
          <w:u w:val="none"/>
        </w:rPr>
      </w:pPr>
      <w:r w:rsidDel="00000000" w:rsidR="00000000" w:rsidRPr="00000000">
        <w:rPr>
          <w:color w:val="535353"/>
          <w:sz w:val="28"/>
          <w:szCs w:val="28"/>
          <w:u w:val="none"/>
          <w:rtl w:val="0"/>
        </w:rPr>
        <w:t xml:space="preserve">Manoj Yadla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tabs>
          <w:tab w:val="left" w:leader="none" w:pos="5822"/>
        </w:tabs>
        <w:ind w:left="0" w:firstLine="0"/>
        <w:rPr>
          <w:sz w:val="56"/>
          <w:szCs w:val="56"/>
          <w:u w:val="none"/>
        </w:rPr>
      </w:pPr>
      <w:r w:rsidDel="00000000" w:rsidR="00000000" w:rsidRPr="00000000">
        <w:rPr>
          <w:color w:val="535353"/>
          <w:sz w:val="56"/>
          <w:szCs w:val="56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5" w:lineRule="auto"/>
        <w:ind w:left="311" w:firstLine="0"/>
        <w:rPr>
          <w:sz w:val="27"/>
          <w:szCs w:val="27"/>
        </w:rPr>
      </w:pPr>
      <w:r w:rsidDel="00000000" w:rsidR="00000000" w:rsidRPr="00000000">
        <w:rPr>
          <w:color w:val="535353"/>
          <w:sz w:val="27"/>
          <w:szCs w:val="27"/>
          <w:rtl w:val="0"/>
        </w:rPr>
        <w:t xml:space="preserve">Software Engineer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before="161" w:lineRule="auto"/>
        <w:jc w:val="cente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Style w:val="Heading2"/>
        <w:spacing w:before="161" w:lineRule="auto"/>
        <w:jc w:val="center"/>
        <w:rPr>
          <w:color w:val="535353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color w:val="535353"/>
          <w:rtl w:val="0"/>
        </w:rPr>
        <w:t xml:space="preserve">+91 6281305337</w:t>
      </w:r>
    </w:p>
    <w:p w:rsidR="00000000" w:rsidDel="00000000" w:rsidP="00000000" w:rsidRDefault="00000000" w:rsidRPr="00000000" w14:paraId="00000007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Yadlamanojkumar8@gmail.com</w:t>
      </w:r>
    </w:p>
    <w:p w:rsidR="00000000" w:rsidDel="00000000" w:rsidP="00000000" w:rsidRDefault="00000000" w:rsidRPr="00000000" w14:paraId="00000008">
      <w:pPr>
        <w:jc w:val="center"/>
        <w:rPr/>
        <w:sectPr>
          <w:type w:val="continuous"/>
          <w:pgSz w:h="16850" w:w="11910" w:orient="portrait"/>
          <w:pgMar w:bottom="280" w:top="0" w:left="600" w:right="360" w:header="360" w:footer="360"/>
          <w:cols w:equalWidth="0" w:num="2">
            <w:col w:space="396" w:w="5277"/>
            <w:col w:space="0" w:w="5277"/>
          </w:cols>
        </w:sectPr>
      </w:pPr>
      <w:r w:rsidDel="00000000" w:rsidR="00000000" w:rsidRPr="00000000">
        <w:rPr>
          <w:color w:val="535353"/>
          <w:rtl w:val="0"/>
        </w:rPr>
        <w:t xml:space="preserve">      Bangalore,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Rule="auto"/>
        <w:rPr>
          <w:color w:val="000000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9" w:lineRule="auto"/>
        <w:ind w:left="4434" w:right="4676" w:firstLine="0"/>
        <w:jc w:val="center"/>
        <w:rPr>
          <w:sz w:val="32"/>
          <w:szCs w:val="32"/>
        </w:rPr>
      </w:pPr>
      <w:r w:rsidDel="00000000" w:rsidR="00000000" w:rsidRPr="00000000">
        <w:rPr>
          <w:color w:val="535353"/>
          <w:sz w:val="32"/>
          <w:szCs w:val="3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" w:lineRule="auto"/>
        <w:rPr>
          <w:color w:val="000000"/>
          <w:sz w:val="9"/>
          <w:szCs w:val="9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54" style="position:absolute;margin-left:125.6pt;margin-top:3.55pt;width:284.15pt;height:.1pt;z-index:-251658222;mso-wrap-distance-left:0;mso-wrap-distance-right:0;mso-position-horizontal:absolute;mso-position-horizontal-relative:margin;mso-position-vertical:absolute;mso-position-vertical-relative:text" coordsize="5683,0" coordorigin="3112,161" filled="f" strokecolor="#949494" strokeweight="1.5pt" path="m3112,161r5682,e">
            <v:path arrowok="t"/>
            <w10:wrap type="topAndBottom"/>
          </v:shape>
        </w:pict>
      </w:r>
    </w:p>
    <w:p w:rsidR="00000000" w:rsidDel="00000000" w:rsidP="00000000" w:rsidRDefault="00000000" w:rsidRPr="00000000" w14:paraId="0000000F">
      <w:pPr>
        <w:spacing w:before="132" w:line="268" w:lineRule="auto"/>
        <w:ind w:left="106" w:right="349" w:firstLine="0"/>
        <w:jc w:val="both"/>
        <w:rPr>
          <w:sz w:val="20"/>
          <w:szCs w:val="20"/>
        </w:rPr>
      </w:pPr>
      <w:r w:rsidDel="00000000" w:rsidR="00000000" w:rsidRPr="00000000">
        <w:rPr>
          <w:color w:val="535353"/>
          <w:sz w:val="20"/>
          <w:szCs w:val="20"/>
          <w:rtl w:val="0"/>
        </w:rPr>
        <w:t xml:space="preserve">Results-driven Mainframe Tester and developer with over 3 years of hands-on experience in testing, debugging and maintaining complex mainframe applications. Proven expertise in COBOL, JCL, VSAM, CICS and DB2, with a strong commitment to delivering high-quality solutions. Adept at collaborating with cross-functional teams to analyze requirements, troubleshoot issues, and optimize program performance. Seeking a challenging role to leverage my skills in mainframe development and contribute to the success of a dynamic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line id="_x0000_s1053" style="position:absolute;z-index:-251658223;mso-position-horizontal-relative:margin;mso-position-vertical-relative:text;mso-position-horizontal:absolute;margin-left:-3.0pt;mso-position-vertical:absolute;margin-top:0.0pt;" strokecolor="#949494" strokeweight="1.5pt" from="245.9pt,6.2pt" to="245.9pt,510.4pt">
            <w10:wrap/>
          </v:line>
        </w:pict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5108"/>
        </w:tabs>
        <w:spacing w:before="127" w:lineRule="auto"/>
        <w:ind w:firstLine="286"/>
        <w:rPr/>
        <w:sectPr>
          <w:type w:val="continuous"/>
          <w:pgSz w:h="16850" w:w="11910" w:orient="portrait"/>
          <w:pgMar w:bottom="280" w:top="0" w:left="600" w:right="360" w:header="360" w:footer="360"/>
        </w:sectPr>
      </w:pPr>
      <w:r w:rsidDel="00000000" w:rsidR="00000000" w:rsidRPr="00000000">
        <w:rPr>
          <w:color w:val="535353"/>
          <w:rtl w:val="0"/>
        </w:rPr>
        <w:t xml:space="preserve">EDUCATION</w:t>
        <w:tab/>
        <w:t xml:space="preserve">PROFESSIONAL EXPERIENCE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52" style="position:absolute;left:0;text-align:left;margin-left:253.05pt;margin-top:21.7pt;width:259.35pt;height:.1pt;z-index:-251658220;mso-wrap-distance-left:0;mso-wrap-distance-right:0;mso-position-horizontal:absolute;mso-position-horizontal-relative:margin;mso-position-vertical:absolute;mso-position-vertical-relative:text" coordsize="5187,0" coordorigin="5661,524" filled="f" strokecolor="#949494" strokeweight="1.5pt" path="m5661,524r5187,e">
            <v:path arrowok="t"/>
            <w10:wrap type="topAndBottom"/>
          </v:shape>
        </w:pict>
      </w:r>
      <w:r w:rsidDel="00000000" w:rsidR="00000000" w:rsidRPr="00000000">
        <w:pict>
          <v:shape id="_x0000_s1051" style="position:absolute;left:0;text-align:left;margin-left:14.3pt;margin-top:21.7pt;width:107.9pt;height:.1pt;z-index:-251658221;mso-wrap-distance-left:0;mso-wrap-distance-right:0;mso-position-horizontal:absolute;mso-position-horizontal-relative:margin;mso-position-vertical:absolute;mso-position-vertical-relative:text" coordsize="2158,0" coordorigin="886,524" filled="f" strokecolor="#949494" strokeweight="1.5pt" path="m886,524r2158,e">
            <v:path arrowok="t"/>
            <w10:wrap type="topAndBottom"/>
          </v:shape>
        </w:pict>
      </w:r>
    </w:p>
    <w:p w:rsidR="00000000" w:rsidDel="00000000" w:rsidP="00000000" w:rsidRDefault="00000000" w:rsidRPr="00000000" w14:paraId="00000013">
      <w:pPr>
        <w:spacing w:before="99" w:lineRule="auto"/>
        <w:ind w:left="286" w:firstLine="0"/>
        <w:rPr>
          <w:rFonts w:ascii="Palatino Linotype" w:cs="Palatino Linotype" w:eastAsia="Palatino Linotype" w:hAnsi="Palatino Linotype"/>
          <w:b w:val="1"/>
          <w:color w:val="535353"/>
          <w:sz w:val="17"/>
          <w:szCs w:val="17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color w:val="535353"/>
          <w:sz w:val="17"/>
          <w:szCs w:val="17"/>
          <w:rtl w:val="0"/>
        </w:rPr>
        <w:t xml:space="preserve">Andhra engineering college , Atmakur</w:t>
      </w:r>
    </w:p>
    <w:p w:rsidR="00000000" w:rsidDel="00000000" w:rsidP="00000000" w:rsidRDefault="00000000" w:rsidRPr="00000000" w14:paraId="00000014">
      <w:pPr>
        <w:spacing w:before="99" w:lineRule="auto"/>
        <w:ind w:left="286" w:firstLine="0"/>
        <w:rPr>
          <w:rFonts w:ascii="Palatino Linotype" w:cs="Palatino Linotype" w:eastAsia="Palatino Linotype" w:hAnsi="Palatino Linotype"/>
          <w:b w:val="1"/>
          <w:sz w:val="17"/>
          <w:szCs w:val="17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color w:val="535353"/>
          <w:sz w:val="17"/>
          <w:szCs w:val="17"/>
          <w:rtl w:val="0"/>
        </w:rPr>
        <w:t xml:space="preserve">Nellore, A.P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before="135" w:line="288" w:lineRule="auto"/>
        <w:ind w:left="286" w:firstLine="0"/>
        <w:rPr>
          <w:sz w:val="16"/>
          <w:szCs w:val="16"/>
        </w:rPr>
      </w:pPr>
      <w:r w:rsidDel="00000000" w:rsidR="00000000" w:rsidRPr="00000000">
        <w:rPr>
          <w:color w:val="535353"/>
          <w:sz w:val="16"/>
          <w:szCs w:val="16"/>
          <w:rtl w:val="0"/>
        </w:rPr>
        <w:t xml:space="preserve">Electronics and communication engineering(ECE)with 74%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1" w:lineRule="auto"/>
        <w:ind w:left="286" w:firstLine="0"/>
        <w:rPr>
          <w:sz w:val="16"/>
          <w:szCs w:val="16"/>
        </w:rPr>
      </w:pPr>
      <w:r w:rsidDel="00000000" w:rsidR="00000000" w:rsidRPr="00000000">
        <w:rPr>
          <w:color w:val="535353"/>
          <w:sz w:val="16"/>
          <w:szCs w:val="16"/>
          <w:rtl w:val="0"/>
        </w:rPr>
        <w:t xml:space="preserve">2017 –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before="164" w:lineRule="auto"/>
        <w:ind w:left="311" w:firstLine="0"/>
        <w:rPr/>
      </w:pPr>
      <w:r w:rsidDel="00000000" w:rsidR="00000000" w:rsidRPr="00000000">
        <w:rPr>
          <w:color w:val="535353"/>
          <w:u w:val="single"/>
          <w:rtl w:val="0"/>
        </w:rPr>
        <w:t xml:space="preserve">SKILLS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3" w:line="290" w:lineRule="auto"/>
        <w:ind w:left="584" w:right="1183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Strong organizational and time- management skills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44" style="position:absolute;left:0;text-align:left;margin-left:18.7pt;margin-top:17.79984251968504pt;width:2.95pt;height:2.95pt;z-index:251658245;mso-position-horizontal:absolute;mso-position-horizontal-relative:margin;mso-position-vertical:absolute;mso-position-vertical-relative:text" coordsize="59,59" coordorigin="974,356" fillcolor="#535353" stroked="f" path="m1007,414r-8,l996,414,974,389r,-8l999,356r8,l1033,385r,4l1007,414xe">
            <v:path arrowok="t"/>
            <w10:wrap/>
          </v:shape>
        </w:pic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90" w:lineRule="auto"/>
        <w:ind w:left="584" w:right="425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Exceptional communication and interpersonal skills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43" style="position:absolute;left:0;text-align:left;margin-left:18.7pt;margin-top:4.19992125984252pt;width:2.95pt;height:2.95pt;z-index:251658246;mso-position-horizontal:absolute;mso-position-horizontal-relative:margin;mso-position-vertical:absolute;mso-position-vertical-relative:text" coordsize="59,59" coordorigin="974,84" fillcolor="#535353" stroked="f" path="m1007,142r-8,l996,142,974,117r,-8l999,84r8,l1033,113r,4l1007,142xe">
            <v:path arrowok="t"/>
            <w10:wrap/>
          </v:shape>
        </w:pic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90" w:lineRule="auto"/>
        <w:ind w:left="584" w:right="425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Ability to work independently and as part of a team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42" style="position:absolute;left:0;text-align:left;margin-left:18.7pt;margin-top:4.19992125984252pt;width:2.95pt;height:2.95pt;z-index:251658247;mso-position-horizontal:absolute;mso-position-horizontal-relative:margin;mso-position-vertical:absolute;mso-position-vertical-relative:text" coordsize="59,59" coordorigin="974,84" fillcolor="#535353" stroked="f" path="m1007,142r-8,l996,142,974,117r,-8l999,84r8,l1033,113r,4l1007,142xe">
            <v:path arrowok="t"/>
            <w10:wrap/>
          </v:shape>
        </w:pic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90" w:lineRule="auto"/>
        <w:ind w:left="584" w:right="989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Detail-oriented and able to handle multiple tasks simultaneously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41" style="position:absolute;left:0;text-align:left;margin-left:18.7pt;margin-top:4.19992125984252pt;width:2.95pt;height:2.95pt;z-index:251658248;mso-position-horizontal:absolute;mso-position-horizontal-relative:margin;mso-position-vertical:absolute;mso-position-vertical-relative:text" coordsize="59,59" coordorigin="974,84" fillcolor="#535353" stroked="f" path="m1007,142r-8,l996,142,974,117r,-8l999,84r8,l1033,113r,4l1007,142xe">
            <v:path arrowok="t"/>
            <w10:wrap/>
          </v:shape>
        </w:pic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color w:val="00000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311" w:firstLine="0"/>
        <w:rPr/>
      </w:pPr>
      <w:r w:rsidDel="00000000" w:rsidR="00000000" w:rsidRPr="00000000">
        <w:rPr>
          <w:color w:val="535353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" w:lineRule="auto"/>
        <w:rPr>
          <w:color w:val="000000"/>
          <w:sz w:val="5"/>
          <w:szCs w:val="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0" w:lineRule="auto"/>
        <w:ind w:left="296" w:firstLine="0"/>
        <w:rPr>
          <w:color w:val="000000"/>
          <w:sz w:val="3"/>
          <w:szCs w:val="3"/>
        </w:rPr>
      </w:pPr>
      <w:del w:author="Rebba Naveen" w:id="0" w:date="2024-07-04T16:48:00Z">
        <w:r w:rsidDel="00000000" w:rsidR="00000000" w:rsidRPr="00000000">
          <w:rPr>
            <w:color w:val="000000"/>
            <w:sz w:val="3"/>
            <w:szCs w:val="3"/>
          </w:rPr>
          <w:pict>
            <v:group id="_x0000_s1055" style="width:153.2pt;height:1.5pt;mso-position-horizontal-relative:char;mso-position-vertical-relative:line" coordsize="3064,30">
              <v:line id="_x0000_s1056" style="position:absolute" strokecolor="#949494" strokeweight="1.5pt" from="0,15" to="3064,15"/>
              <w10:anchorlock/>
            </v:group>
          </w:pict>
        </w:r>
      </w:del>
      <w:ins w:author="Rebba Naveen" w:id="0" w:date="2024-07-04T16:48:00Z">
        <w:r w:rsidDel="00000000" w:rsidR="00000000" w:rsidRPr="00000000">
          <w:rPr>
            <w:color w:val="000000"/>
            <w:sz w:val="3"/>
            <w:szCs w:val="3"/>
          </w:rPr>
          <w:pict>
            <v:group id="_x0000_s1039" style="width:153.2pt;height:1.5pt;mso-position-horizontal-relative:char;mso-position-vertical-relative:line" coordsize="3064,30">
              <v:line id="_x0000_s1040" style="position:absolute" strokecolor="#949494" strokeweight="1.5pt" from="0,15" to="3064,15"/>
              <w10:anchorlock/>
            </v:group>
          </w:pic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8" w:line="291" w:lineRule="auto"/>
        <w:ind w:left="612" w:right="643" w:firstLine="0"/>
        <w:rPr>
          <w:color w:val="000000"/>
          <w:sz w:val="17"/>
          <w:szCs w:val="17"/>
        </w:rPr>
      </w:pPr>
      <w:hyperlink r:id="rId6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Certified training for entry level IT job</w:t>
        </w:r>
      </w:hyperlink>
      <w:r w:rsidDel="00000000" w:rsidR="00000000" w:rsidRPr="00000000">
        <w:rPr>
          <w:color w:val="535353"/>
          <w:sz w:val="17"/>
          <w:szCs w:val="17"/>
          <w:rtl w:val="0"/>
        </w:rPr>
        <w:t xml:space="preserve"> </w:t>
      </w:r>
      <w:hyperlink r:id="rId7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conducted by HCL</w:t>
        </w:r>
      </w:hyperlink>
      <w:r w:rsidDel="00000000" w:rsidR="00000000" w:rsidRPr="00000000">
        <w:rPr>
          <w:rtl w:val="0"/>
        </w:rPr>
      </w:r>
      <w:r w:rsidDel="00000000" w:rsidR="00000000" w:rsidRPr="00000000">
        <w:pict>
          <v:shape id="_x0000_s1038" style="position:absolute;left:0;text-align:left;margin-left:20.0pt;margin-top:16.5pt;width:2.95pt;height:2.95pt;z-index:251658244;mso-position-horizontal:absolute;mso-position-horizontal-relative:margin;mso-position-vertical:absolute;mso-position-vertical-relative:text" coordsize="59,59" coordorigin="1000,330" fillcolor="#535353" stroked="f" path="m1033,389r-7,l1022,388r-22,-24l1000,356r26,-26l1033,330r26,30l1059,364r-26,25xe">
            <v:path arrowok="t"/>
            <w10:wrap/>
          </v:shape>
        </w:pic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tabs>
          <w:tab w:val="left" w:leader="none" w:pos="3131"/>
        </w:tabs>
        <w:spacing w:before="176" w:lineRule="auto"/>
        <w:ind w:firstLine="286"/>
        <w:rPr/>
      </w:pPr>
      <w:r w:rsidDel="00000000" w:rsidR="00000000" w:rsidRPr="00000000">
        <w:rPr>
          <w:color w:val="535353"/>
          <w:u w:val="single"/>
          <w:rtl w:val="0"/>
        </w:rPr>
        <w:t xml:space="preserve">RECOGNITIONS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2" w:line="291" w:lineRule="auto"/>
        <w:ind w:left="612" w:right="575" w:firstLine="0"/>
        <w:rPr>
          <w:color w:val="000000"/>
          <w:sz w:val="17"/>
          <w:szCs w:val="17"/>
        </w:rPr>
      </w:pPr>
      <w:hyperlink r:id="rId8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Received client appreciations for</w:t>
        </w:r>
      </w:hyperlink>
      <w:r w:rsidDel="00000000" w:rsidR="00000000" w:rsidRPr="00000000">
        <w:rPr>
          <w:color w:val="535353"/>
          <w:sz w:val="17"/>
          <w:szCs w:val="17"/>
          <w:rtl w:val="0"/>
        </w:rPr>
        <w:t xml:space="preserve"> </w:t>
      </w:r>
      <w:hyperlink r:id="rId9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successful delivery of projects.</w:t>
        </w:r>
      </w:hyperlink>
      <w:r w:rsidDel="00000000" w:rsidR="00000000" w:rsidRPr="00000000">
        <w:rPr>
          <w:rtl w:val="0"/>
        </w:rPr>
      </w:r>
      <w:r w:rsidDel="00000000" w:rsidR="00000000" w:rsidRPr="00000000">
        <w:pict>
          <v:shape id="_x0000_s1037" style="position:absolute;left:0;text-align:left;margin-left:20.0pt;margin-top:11.7pt;width:2.95pt;height:2.95pt;z-index:251658249;mso-position-horizontal:absolute;mso-position-horizontal-relative:margin;mso-position-vertical:absolute;mso-position-vertical-relative:text" coordsize="59,59" coordorigin="1000,234" fillcolor="#535353" stroked="f" path="m1033,293r-7,l1022,292r-22,-24l1000,260r26,-26l1033,234r26,30l1059,268r-26,25xe">
            <v:path arrowok="t"/>
            <w10:wrap/>
          </v:shape>
        </w:pic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91" w:lineRule="auto"/>
        <w:ind w:left="612" w:right="374" w:firstLine="0"/>
        <w:rPr>
          <w:color w:val="000000"/>
          <w:sz w:val="17"/>
          <w:szCs w:val="17"/>
        </w:rPr>
      </w:pPr>
      <w:hyperlink r:id="rId10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Received appreciation from managers for</w:t>
        </w:r>
      </w:hyperlink>
      <w:r w:rsidDel="00000000" w:rsidR="00000000" w:rsidRPr="00000000">
        <w:rPr>
          <w:color w:val="535353"/>
          <w:sz w:val="17"/>
          <w:szCs w:val="17"/>
          <w:rtl w:val="0"/>
        </w:rPr>
        <w:t xml:space="preserve"> </w:t>
      </w:r>
      <w:hyperlink r:id="rId11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proactively working with clients and</w:t>
        </w:r>
      </w:hyperlink>
      <w:r w:rsidDel="00000000" w:rsidR="00000000" w:rsidRPr="00000000">
        <w:rPr>
          <w:color w:val="535353"/>
          <w:sz w:val="17"/>
          <w:szCs w:val="17"/>
          <w:rtl w:val="0"/>
        </w:rPr>
        <w:t xml:space="preserve"> </w:t>
      </w:r>
      <w:hyperlink r:id="rId12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gaining knowledge on various</w:t>
        </w:r>
      </w:hyperlink>
      <w:r w:rsidDel="00000000" w:rsidR="00000000" w:rsidRPr="00000000">
        <w:rPr>
          <w:color w:val="535353"/>
          <w:sz w:val="17"/>
          <w:szCs w:val="17"/>
          <w:rtl w:val="0"/>
        </w:rPr>
        <w:t xml:space="preserve"> </w:t>
      </w:r>
      <w:hyperlink r:id="rId13">
        <w:r w:rsidDel="00000000" w:rsidR="00000000" w:rsidRPr="00000000">
          <w:rPr>
            <w:color w:val="535353"/>
            <w:sz w:val="17"/>
            <w:szCs w:val="17"/>
            <w:rtl w:val="0"/>
          </w:rPr>
          <w:t xml:space="preserve">components in short span </w:t>
        </w:r>
      </w:hyperlink>
      <w:r w:rsidDel="00000000" w:rsidR="00000000" w:rsidRPr="00000000">
        <w:rPr>
          <w:color w:val="535353"/>
          <w:sz w:val="17"/>
          <w:szCs w:val="17"/>
          <w:rtl w:val="0"/>
        </w:rPr>
        <w:t xml:space="preserve">of time and got promoted as a Software Engineer.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6" style="position:absolute;left:0;text-align:left;margin-left:20.0pt;margin-top:4.15pt;width:2.95pt;height:2.95pt;z-index:251658250;mso-position-horizontal:absolute;mso-position-horizontal-relative:margin;mso-position-vertical:absolute;mso-position-vertical-relative:text" coordsize="59,59" coordorigin="1000,83" fillcolor="#535353" stroked="f" path="m1033,142r-7,l1022,141r-22,-24l1000,109r26,-26l1033,83r26,30l1059,117r-26,25xe">
            <v:path arrowok="t"/>
            <w10:wrap/>
          </v:shape>
        </w:pict>
      </w:r>
    </w:p>
    <w:p w:rsidR="00000000" w:rsidDel="00000000" w:rsidP="00000000" w:rsidRDefault="00000000" w:rsidRPr="00000000" w14:paraId="00000026">
      <w:pPr>
        <w:pStyle w:val="Heading3"/>
        <w:spacing w:before="117" w:lineRule="auto"/>
        <w:ind w:firstLine="342"/>
        <w:rPr/>
      </w:pPr>
      <w:r w:rsidDel="00000000" w:rsidR="00000000" w:rsidRPr="00000000">
        <w:br w:type="column"/>
      </w:r>
      <w:r w:rsidDel="00000000" w:rsidR="00000000" w:rsidRPr="00000000">
        <w:rPr>
          <w:color w:val="535353"/>
          <w:rtl w:val="0"/>
        </w:rPr>
        <w:t xml:space="preserve">Software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5" w:lineRule="auto"/>
        <w:ind w:left="286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HCL Technologies - Chennai | Jan 2022-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586" w:right="573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Demonstrated ability to analyze and optimize program performance, resulting in enhanced system functionality and improved overall efficiency.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5" style="position:absolute;left:0;text-align:left;margin-left:257.5pt;margin-top:4.09984251968504pt;width:2.95pt;height:2.95pt;z-index:251658240;mso-position-horizontal:absolute;mso-position-horizontal-relative:margin;mso-position-vertical:absolute;mso-position-vertical-relative:text" coordsize="59,59" coordorigin="5750,82" fillcolor="#535353" stroked="f" path="m5783,141r-8,l5772,140r-22,-24l5750,108r25,-26l5783,82r26,30l5809,116r-26,25xe">
            <v:path arrowok="t"/>
            <w10:wrap/>
          </v:shape>
        </w:pic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586" w:right="323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Strong problem-solving skills, with a commitment to identifying and resolving technical challenges to ensure the smooth operation of mainframe systems.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4" style="position:absolute;left:0;text-align:left;margin-left:257.5pt;margin-top:4.09984251968504pt;width:2.95pt;height:2.95pt;z-index:251658241;mso-position-horizontal:absolute;mso-position-horizontal-relative:margin;mso-position-vertical:absolute;mso-position-vertical-relative:text" coordsize="59,59" coordorigin="5750,82" fillcolor="#535353" stroked="f" path="m5783,141r-8,l5772,140r-22,-24l5750,108r25,-26l5783,82r26,30l5809,116r-26,25xe">
            <v:path arrowok="t"/>
            <w10:wrap/>
          </v:shape>
        </w:pic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91" w:lineRule="auto"/>
        <w:ind w:left="586" w:right="52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Dedicated to staying updated on industry best practices and emerging technologies to bring innovative solutions to development projects.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3" style="position:absolute;left:0;text-align:left;margin-left:257.5pt;margin-top:4.15pt;width:2.95pt;height:2.95pt;z-index:251658242;mso-position-horizontal:absolute;mso-position-horizontal-relative:margin;mso-position-vertical:absolute;mso-position-vertical-relative:text" coordsize="59,59" coordorigin="5750,83" fillcolor="#535353" stroked="f" path="m5783,142r-8,l5772,141r-22,-24l5750,109r25,-26l5783,83r26,30l5809,117r-26,25xe">
            <v:path arrowok="t"/>
            <w10:wrap/>
          </v:shape>
        </w:pic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586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Committed to innovation and continuous learning, aiming to leverage technical proficiency in a dynamic development role.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2" style="position:absolute;left:0;text-align:left;margin-left:257.5pt;margin-top:4.09984251968504pt;width:2.95pt;height:2.95pt;z-index:251658243;mso-position-horizontal:absolute;mso-position-horizontal-relative:margin;mso-position-vertical:absolute;mso-position-vertical-relative:text" coordsize="59,59" coordorigin="5750,82" fillcolor="#535353" stroked="f" path="m5783,141r-8,l5772,140r-22,-24l5750,108r25,-26l5783,82r26,30l5809,116r-26,25xe">
            <v:path arrowok="t"/>
            <w10:wrap/>
          </v:shape>
        </w:pict>
      </w:r>
    </w:p>
    <w:p w:rsidR="00000000" w:rsidDel="00000000" w:rsidP="00000000" w:rsidRDefault="00000000" w:rsidRPr="00000000" w14:paraId="0000002D">
      <w:pPr>
        <w:pStyle w:val="Heading3"/>
        <w:spacing w:before="148" w:lineRule="auto"/>
        <w:ind w:firstLine="342"/>
        <w:rPr/>
      </w:pPr>
      <w:r w:rsidDel="00000000" w:rsidR="00000000" w:rsidRPr="00000000">
        <w:rPr>
          <w:color w:val="53535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09"/>
        </w:tabs>
        <w:spacing w:before="244" w:line="291" w:lineRule="auto"/>
        <w:ind w:left="582" w:right="2362" w:firstLine="0"/>
        <w:rPr>
          <w:color w:val="535353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Operating System: Windows10                    Languages   : COBOL, JCL,VSAM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21"/>
        </w:tabs>
        <w:ind w:left="582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Database      : DB2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208"/>
        </w:tabs>
        <w:spacing w:before="43" w:lineRule="auto"/>
        <w:ind w:left="582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OLTP            : CICS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96"/>
        </w:tabs>
        <w:spacing w:before="43" w:lineRule="auto"/>
        <w:ind w:left="582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Tools             : SPUFI, Endeavor, File Manager, Control-M.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ind w:firstLine="342"/>
        <w:rPr/>
      </w:pPr>
      <w:r w:rsidDel="00000000" w:rsidR="00000000" w:rsidRPr="00000000">
        <w:rPr>
          <w:color w:val="535353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79" w:line="291" w:lineRule="auto"/>
        <w:ind w:left="643" w:right="657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Code, test, debug, and implement software programs using languages such as COBOL, JCL,VSAM and DB2.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1" style="position:absolute;left:0;text-align:left;margin-left:260.35pt;margin-top:13.05pt;width:2.95pt;height:2.95pt;z-index:251658251;mso-position-horizontal:absolute;mso-position-horizontal-relative:margin;mso-position-vertical:absolute;mso-position-vertical-relative:text" coordsize="59,59" coordorigin="5807,261" fillcolor="#535353" stroked="f" path="m5840,320r-8,l5828,319r-21,-24l5807,287r25,-26l5840,261r25,30l5865,295r-25,25xe">
            <v:path arrowok="t"/>
            <w10:wrap/>
          </v:shape>
        </w:pic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643" w:right="561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Analyze and optimize the performance of existing programs, identifying and resolving inefficiencies or bugs.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30" style="position:absolute;left:0;text-align:left;margin-left:260.35pt;margin-top:4.09984251968504pt;width:2.95pt;height:2.95pt;z-index:251658252;mso-position-horizontal:absolute;mso-position-horizontal-relative:margin;mso-position-vertical:absolute;mso-position-vertical-relative:text" coordsize="59,59" coordorigin="5807,82" fillcolor="#535353" stroked="f" path="m5840,141r-8,l5828,140r-21,-24l5807,108r25,-26l5840,82r25,30l5865,116r-25,25xe">
            <v:path arrowok="t"/>
            <w10:wrap/>
          </v:shape>
        </w:pic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="291" w:lineRule="auto"/>
        <w:ind w:left="643" w:right="387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Create and maintain documentation for code, procedures, and system configurations.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29" style="position:absolute;left:0;text-align:left;margin-left:260.35pt;margin-top:4.15pt;width:2.95pt;height:2.95pt;z-index:251658253;mso-position-horizontal:absolute;mso-position-horizontal-relative:margin;mso-position-vertical:absolute;mso-position-vertical-relative:text" coordsize="59,59" coordorigin="5807,83" fillcolor="#535353" stroked="f" path="m5840,142r-8,l5828,141r-21,-24l5807,109r25,-26l5840,83r25,30l5865,117r-25,25xe">
            <v:path arrowok="t"/>
            <w10:wrap/>
          </v:shape>
        </w:pic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643" w:firstLine="0"/>
        <w:rPr>
          <w:color w:val="000000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Provide technical support and troubleshooting assistance for Mainframe applications.</w:t>
      </w:r>
      <w:r w:rsidDel="00000000" w:rsidR="00000000" w:rsidRPr="00000000">
        <w:rPr>
          <w:rtl w:val="0"/>
        </w:rPr>
      </w:r>
      <w:r w:rsidDel="00000000" w:rsidR="00000000" w:rsidRPr="00000000">
        <w:pict>
          <v:shape id="_x0000_s1028" style="position:absolute;left:0;text-align:left;margin-left:260.35pt;margin-top:4.09984251968504pt;width:2.95pt;height:2.95pt;z-index:251658254;mso-position-horizontal:absolute;mso-position-horizontal-relative:margin;mso-position-vertical:absolute;mso-position-vertical-relative:text" coordsize="59,59" coordorigin="5807,82" fillcolor="#535353" stroked="f" path="m5840,141r-8,l5828,140r-21,-24l5807,108r25,-26l5840,82r25,30l5865,116r-25,25xe">
            <v:path arrowok="t"/>
            <w10:wrap/>
          </v:shape>
        </w:pic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643" w:right="52" w:firstLine="0"/>
        <w:rPr>
          <w:color w:val="535353"/>
          <w:sz w:val="17"/>
          <w:szCs w:val="17"/>
        </w:rPr>
      </w:pPr>
      <w:r w:rsidDel="00000000" w:rsidR="00000000" w:rsidRPr="00000000">
        <w:rPr>
          <w:color w:val="535353"/>
          <w:sz w:val="17"/>
          <w:szCs w:val="17"/>
          <w:rtl w:val="0"/>
        </w:rPr>
        <w:t xml:space="preserve">Work closely with business users to understand their needs and translate them into technical requirements.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643" w:right="52" w:firstLine="0"/>
        <w:rPr>
          <w:color w:val="53535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left="643" w:right="52" w:firstLine="0"/>
        <w:rPr>
          <w:color w:val="53535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53535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tabs>
          <w:tab w:val="left" w:leader="none" w:pos="3131"/>
        </w:tabs>
        <w:spacing w:before="176" w:lineRule="auto"/>
        <w:ind w:firstLine="286"/>
        <w:rPr>
          <w:color w:val="53535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tabs>
          <w:tab w:val="left" w:leader="none" w:pos="3131"/>
        </w:tabs>
        <w:spacing w:before="176" w:lineRule="auto"/>
        <w:ind w:firstLine="286"/>
        <w:rPr>
          <w:color w:val="53535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tabs>
          <w:tab w:val="left" w:leader="none" w:pos="3131"/>
        </w:tabs>
        <w:spacing w:before="176" w:lineRule="auto"/>
        <w:ind w:firstLine="286"/>
        <w:rPr>
          <w:color w:val="535353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tabs>
          <w:tab w:val="left" w:leader="none" w:pos="3131"/>
        </w:tabs>
        <w:spacing w:before="176" w:lineRule="auto"/>
        <w:ind w:firstLine="286"/>
        <w:rPr>
          <w:color w:val="535353"/>
          <w:u w:val="single"/>
        </w:rPr>
      </w:pPr>
      <w:r w:rsidDel="00000000" w:rsidR="00000000" w:rsidRPr="00000000">
        <w:rPr>
          <w:color w:val="535353"/>
          <w:u w:val="single"/>
          <w:rtl w:val="0"/>
        </w:rPr>
        <w:t xml:space="preserve">WORK EXPERIENCE(2022-2023)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82.0" w:type="dxa"/>
        <w:jc w:val="left"/>
        <w:tblLayout w:type="fixed"/>
        <w:tblLook w:val="0400"/>
      </w:tblPr>
      <w:tblGrid>
        <w:gridCol w:w="2294"/>
        <w:gridCol w:w="7188"/>
        <w:tblGridChange w:id="0">
          <w:tblGrid>
            <w:gridCol w:w="2294"/>
            <w:gridCol w:w="718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1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Client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2025650</wp:posOffset>
                      </wp:positionH>
                      <wp:positionV relativeFrom="paragraph">
                        <wp:posOffset>-317496</wp:posOffset>
                      </wp:positionV>
                      <wp:extent cx="0" cy="6403340"/>
                      <wp:effectExtent b="17780" l="17780" r="10795" t="1778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640334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949494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/>
                              </a:extLst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0" distR="0" hidden="0" layoutInCell="1" locked="0" relativeHeight="0" simplePos="0">
                      <wp:simplePos x="0" y="0"/>
                      <wp:positionH relativeFrom="column">
                        <wp:posOffset>2025650</wp:posOffset>
                      </wp:positionH>
                      <wp:positionV relativeFrom="paragraph">
                        <wp:posOffset>-317496</wp:posOffset>
                      </wp:positionV>
                      <wp:extent cx="28575" cy="64389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575" cy="64389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: CBA (HLS COBOL Upgrade )      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 Management Tools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: Telnet43, Jira, Post Man, Control-M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4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 Methodologies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: 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Agile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3680"/>
        </w:tabs>
        <w:spacing w:after="0" w:before="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Application Name                    :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3680"/>
        </w:tabs>
        <w:spacing w:after="0" w:before="0" w:line="26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Role                                                :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 Engineer</w:t>
      </w:r>
    </w:p>
    <w:p w:rsidR="00000000" w:rsidDel="00000000" w:rsidP="00000000" w:rsidRDefault="00000000" w:rsidRPr="00000000" w14:paraId="0000004B">
      <w:pPr>
        <w:rPr>
          <w:color w:val="000000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Projects Summary:  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The intent of project is MF applications in CBA Home Buying landscape are compiled using a mix of Cobol in CBA landscape are compiled using a mix of COBOL compiler versions such as 4.2, 6.2(many modules are compiled with versions 4.2 &amp;below) .IBM has withdrawn support for COBOL v 4.2.Latest available Cobol compiler and run time version is v6.3 on Z/OS 2.4, which supports both COBOL v6.2 &amp;v6.3. CBA has taken the initiative to migrate the COBOL application programs to latest versions v6.3 and leverage the performance &amp;features of this latest version.</w:t>
      </w:r>
    </w:p>
    <w:p w:rsidR="00000000" w:rsidDel="00000000" w:rsidP="00000000" w:rsidRDefault="00000000" w:rsidRPr="00000000" w14:paraId="0000004C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color w:val="000000"/>
          <w:sz w:val="17"/>
          <w:szCs w:val="17"/>
        </w:rPr>
      </w:pPr>
      <w:r w:rsidDel="00000000" w:rsidR="00000000" w:rsidRPr="00000000">
        <w:rPr>
          <w:b w:val="1"/>
          <w:color w:val="000000"/>
          <w:sz w:val="17"/>
          <w:szCs w:val="17"/>
          <w:rtl w:val="0"/>
        </w:rPr>
        <w:t xml:space="preserve">Applications: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360"/>
        <w:jc w:val="left"/>
        <w:rPr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Home loan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360"/>
        <w:jc w:val="left"/>
        <w:rPr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Assist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4" w:right="0" w:hanging="360"/>
        <w:jc w:val="left"/>
        <w:rPr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Transaction history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3680"/>
        </w:tabs>
        <w:spacing w:after="0" w:before="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53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Responsible for execution and preparation of test data.</w:t>
      </w:r>
    </w:p>
    <w:p w:rsidR="00000000" w:rsidDel="00000000" w:rsidP="00000000" w:rsidRDefault="00000000" w:rsidRPr="00000000" w14:paraId="00000054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Preparation of Test Scenarios and Test Cases.</w:t>
      </w:r>
    </w:p>
    <w:p w:rsidR="00000000" w:rsidDel="00000000" w:rsidP="00000000" w:rsidRDefault="00000000" w:rsidRPr="00000000" w14:paraId="00000055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Retrieving the modules from lower environment and fixing the issues.</w:t>
      </w:r>
    </w:p>
    <w:p w:rsidR="00000000" w:rsidDel="00000000" w:rsidP="00000000" w:rsidRDefault="00000000" w:rsidRPr="00000000" w14:paraId="00000056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Functional testing and Regression testing. </w:t>
      </w:r>
    </w:p>
    <w:p w:rsidR="00000000" w:rsidDel="00000000" w:rsidP="00000000" w:rsidRDefault="00000000" w:rsidRPr="00000000" w14:paraId="00000057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Reporting Daily Test execution status to the stakeholders for ongoing projects</w:t>
      </w:r>
    </w:p>
    <w:p w:rsidR="00000000" w:rsidDel="00000000" w:rsidP="00000000" w:rsidRDefault="00000000" w:rsidRPr="00000000" w14:paraId="00000058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Executing the test data through Telnet43.</w:t>
      </w:r>
    </w:p>
    <w:p w:rsidR="00000000" w:rsidDel="00000000" w:rsidP="00000000" w:rsidRDefault="00000000" w:rsidRPr="00000000" w14:paraId="00000059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Preparation confluence page for test results.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before="45" w:lineRule="auto"/>
        <w:rPr>
          <w:rFonts w:ascii="Arial" w:cs="Arial" w:eastAsia="Arial" w:hAnsi="Arial"/>
          <w:b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535353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tabs>
          <w:tab w:val="left" w:leader="none" w:pos="3131"/>
        </w:tabs>
        <w:spacing w:before="176" w:lineRule="auto"/>
        <w:ind w:left="0" w:firstLine="0"/>
        <w:rPr>
          <w:color w:val="535353"/>
          <w:u w:val="single"/>
        </w:rPr>
      </w:pPr>
      <w:r w:rsidDel="00000000" w:rsidR="00000000" w:rsidRPr="00000000">
        <w:rPr>
          <w:color w:val="535353"/>
          <w:u w:val="single"/>
          <w:rtl w:val="0"/>
        </w:rPr>
        <w:t xml:space="preserve">WORK EXPERIENCE(2023-2024)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82.0" w:type="dxa"/>
        <w:jc w:val="left"/>
        <w:tblLayout w:type="fixed"/>
        <w:tblLook w:val="0400"/>
      </w:tblPr>
      <w:tblGrid>
        <w:gridCol w:w="2294"/>
        <w:gridCol w:w="7188"/>
        <w:tblGridChange w:id="0">
          <w:tblGrid>
            <w:gridCol w:w="2294"/>
            <w:gridCol w:w="7188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Client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:  CBA (EDB COBOL Upgrade )             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 Management Tools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: Telnet43, Jira, Post Man,Control-M.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8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Test Methodologies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:  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Agile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3680"/>
        </w:tabs>
        <w:spacing w:after="0" w:before="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Application Name                    :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3680"/>
        </w:tabs>
        <w:spacing w:after="0" w:before="0" w:line="260" w:lineRule="auto"/>
        <w:ind w:left="0" w:right="0" w:firstLine="0"/>
        <w:jc w:val="left"/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Role                                                : </w:t>
      </w: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Test Engineer</w:t>
      </w:r>
    </w:p>
    <w:p w:rsidR="00000000" w:rsidDel="00000000" w:rsidP="00000000" w:rsidRDefault="00000000" w:rsidRPr="00000000" w14:paraId="0000008C">
      <w:pPr>
        <w:rPr>
          <w:color w:val="000000"/>
          <w:sz w:val="16"/>
          <w:szCs w:val="16"/>
        </w:rPr>
      </w:pPr>
      <w:r w:rsidDel="00000000" w:rsidR="00000000" w:rsidRPr="00000000">
        <w:rPr>
          <w:b w:val="1"/>
          <w:sz w:val="16"/>
          <w:szCs w:val="16"/>
          <w:rtl w:val="0"/>
        </w:rPr>
        <w:t xml:space="preserve">Projects Summary:  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The intent of project is MF applications in CBA EDB landscape are compiled using a mix of Cobol in CBA landscape are compiled using a mix of COBOL compiler versions such as 4.2, 6.2(many modules are compiled with versions 4.2 &amp;below) .IBM has withdrawn support for COBOL v 4.2.Latest available Cobol compiler and run time version is v6.3 on Z/OS 2.4, which supports both COBOL v6.2 &amp;v6.3. CBA has taken the initiative to migrate the COBOL application programs to latest versions v6.3 and leverage the performance &amp;features of this latest version.</w:t>
      </w:r>
    </w:p>
    <w:p w:rsidR="00000000" w:rsidDel="00000000" w:rsidP="00000000" w:rsidRDefault="00000000" w:rsidRPr="00000000" w14:paraId="0000008D">
      <w:pPr>
        <w:rPr>
          <w:b w:val="1"/>
          <w:color w:val="000000"/>
          <w:sz w:val="16"/>
          <w:szCs w:val="16"/>
        </w:rPr>
      </w:pPr>
      <w:r w:rsidDel="00000000" w:rsidR="00000000" w:rsidRPr="00000000">
        <w:rPr>
          <w:b w:val="1"/>
          <w:color w:val="000000"/>
          <w:sz w:val="16"/>
          <w:szCs w:val="16"/>
          <w:rtl w:val="0"/>
        </w:rPr>
        <w:t xml:space="preserve">Applications:-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Personalized book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Fee rebate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Common service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Pass book services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Online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Batch and down stream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"/>
          <w:tab w:val="left" w:leader="none" w:pos="3680"/>
        </w:tabs>
        <w:spacing w:after="0" w:before="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Responsibilities: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Responsible for execution and preparation of test data.</w:t>
      </w:r>
    </w:p>
    <w:p w:rsidR="00000000" w:rsidDel="00000000" w:rsidP="00000000" w:rsidRDefault="00000000" w:rsidRPr="00000000" w14:paraId="00000096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Preparation of Test Scenarios and Test Cases.</w:t>
      </w:r>
    </w:p>
    <w:p w:rsidR="00000000" w:rsidDel="00000000" w:rsidP="00000000" w:rsidRDefault="00000000" w:rsidRPr="00000000" w14:paraId="00000097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Retrieving the modules from lower environment and fixing the issues.</w:t>
      </w:r>
    </w:p>
    <w:p w:rsidR="00000000" w:rsidDel="00000000" w:rsidP="00000000" w:rsidRDefault="00000000" w:rsidRPr="00000000" w14:paraId="00000098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Functional testing and Regression testing. </w:t>
      </w:r>
    </w:p>
    <w:p w:rsidR="00000000" w:rsidDel="00000000" w:rsidP="00000000" w:rsidRDefault="00000000" w:rsidRPr="00000000" w14:paraId="00000099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Reporting Daily Test execution status to the stakeholders for ongoing projects</w:t>
      </w:r>
    </w:p>
    <w:p w:rsidR="00000000" w:rsidDel="00000000" w:rsidP="00000000" w:rsidRDefault="00000000" w:rsidRPr="00000000" w14:paraId="0000009A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Executing the test data through Telnet43.</w:t>
      </w:r>
    </w:p>
    <w:p w:rsidR="00000000" w:rsidDel="00000000" w:rsidP="00000000" w:rsidRDefault="00000000" w:rsidRPr="00000000" w14:paraId="0000009B">
      <w:pPr>
        <w:widowControl w:val="1"/>
        <w:numPr>
          <w:ilvl w:val="0"/>
          <w:numId w:val="2"/>
        </w:numPr>
        <w:spacing w:after="20" w:before="20" w:lineRule="auto"/>
        <w:ind w:left="720" w:hanging="360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Preparation confluence page for test results.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91" w:lineRule="auto"/>
        <w:ind w:right="52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pict>
          <v:shape id="_x0000_s1027" style="position:absolute;margin-left:260.35pt;margin-top:4.09984251968504pt;width:2.95pt;height:2.95pt;z-index:251658255;mso-position-horizontal:absolute;mso-position-horizontal-relative:margin;mso-position-vertical:absolute;mso-position-vertical-relative:text" coordsize="59,59" coordorigin="5807,82" fillcolor="#535353" stroked="f" path="m5840,141r-8,l5828,140r-21,-24l5807,108r25,-26l5840,82r25,30l5865,116r-25,25xe">
            <v:path arrowok="t"/>
            <w10:wrap/>
          </v:shape>
        </w:pict>
      </w:r>
      <w:r w:rsidDel="00000000" w:rsidR="00000000" w:rsidRPr="00000000">
        <w:pict>
          <v:shape id="_x0000_s1026" style="position:absolute;margin-left:260.35pt;margin-top:4.15pt;width:2.95pt;height:2.95pt;z-index:251658256;mso-position-horizontal:absolute;mso-position-horizontal-relative:margin;mso-position-vertical:absolute;mso-position-vertical-relative:text" coordsize="59,59" coordorigin="5807,83" fillcolor="#535353" stroked="f" path="m5840,142r-8,l5828,141r-21,-24l5807,109r25,-26l5840,83r25,30l5865,117r-25,25xe">
            <v:path arrowok="t"/>
            <w10:wrap/>
          </v:shape>
        </w:pict>
      </w:r>
    </w:p>
    <w:sectPr>
      <w:type w:val="continuous"/>
      <w:pgSz w:h="16850" w:w="11910" w:orient="portrait"/>
      <w:pgMar w:bottom="280" w:top="0" w:left="600" w:right="360" w:header="360" w:footer="360"/>
      <w:cols w:equalWidth="0" w:num="2">
        <w:col w:space="385" w:w="5282.5"/>
        <w:col w:space="0" w:w="5282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alatino Linotype"/>
  <w:font w:name="Times New Roman"/>
  <w:font w:name="Arial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64" w:hanging="359.9999999999997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8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0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2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4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6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8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0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24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" w:lineRule="auto"/>
      <w:ind w:left="286"/>
    </w:pPr>
    <w:rPr>
      <w:sz w:val="30"/>
      <w:szCs w:val="30"/>
    </w:rPr>
  </w:style>
  <w:style w:type="paragraph" w:styleId="Heading2">
    <w:name w:val="heading 2"/>
    <w:basedOn w:val="Normal"/>
    <w:next w:val="Normal"/>
    <w:pPr>
      <w:ind w:right="931"/>
      <w:jc w:val="right"/>
    </w:pPr>
    <w:rPr>
      <w:sz w:val="24"/>
      <w:szCs w:val="24"/>
    </w:rPr>
  </w:style>
  <w:style w:type="paragraph" w:styleId="Heading3">
    <w:name w:val="heading 3"/>
    <w:basedOn w:val="Normal"/>
    <w:next w:val="Normal"/>
    <w:pPr>
      <w:spacing w:before="1" w:lineRule="auto"/>
      <w:ind w:left="342"/>
    </w:pPr>
    <w:rPr>
      <w:rFonts w:ascii="Palatino Linotype" w:cs="Palatino Linotype" w:eastAsia="Palatino Linotype" w:hAnsi="Palatino Linotype"/>
      <w:b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54" w:lineRule="auto"/>
      <w:ind w:left="311"/>
    </w:pPr>
    <w:rPr>
      <w:sz w:val="61"/>
      <w:szCs w:val="61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ferrals.ibm.com/r/YadlaPrathima/job/19628833/application-developer-mainframe-modernization-bangalore-in/" TargetMode="External"/><Relationship Id="rId10" Type="http://schemas.openxmlformats.org/officeDocument/2006/relationships/hyperlink" Target="https://referrals.ibm.com/r/YadlaPrathima/job/19628833/application-developer-mainframe-modernization-bangalore-in/" TargetMode="External"/><Relationship Id="rId13" Type="http://schemas.openxmlformats.org/officeDocument/2006/relationships/hyperlink" Target="https://referrals.ibm.com/r/YadlaPrathima/job/19628833/application-developer-mainframe-modernization-bangalore-in/" TargetMode="External"/><Relationship Id="rId12" Type="http://schemas.openxmlformats.org/officeDocument/2006/relationships/hyperlink" Target="https://referrals.ibm.com/r/YadlaPrathima/job/19628833/application-developer-mainframe-modernization-bangalore-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ferrals.ibm.com/r/YadlaPrathima/job/19628833/application-developer-mainframe-modernization-bangalore-in/" TargetMode="Externa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referrals.ibm.com/r/YadlaPrathima/job/19628833/application-developer-mainframe-modernization-bangalore-in/" TargetMode="External"/><Relationship Id="rId7" Type="http://schemas.openxmlformats.org/officeDocument/2006/relationships/hyperlink" Target="https://referrals.ibm.com/r/YadlaPrathima/job/19628833/application-developer-mainframe-modernization-bangalore-in/" TargetMode="External"/><Relationship Id="rId8" Type="http://schemas.openxmlformats.org/officeDocument/2006/relationships/hyperlink" Target="https://referrals.ibm.com/r/YadlaPrathima/job/19628833/application-developer-mainframe-modernization-bangalore-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